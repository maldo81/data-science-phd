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4189" w14:textId="77777777" w:rsidR="006F1259" w:rsidRPr="00765A22" w:rsidRDefault="00785E35" w:rsidP="00B60A77">
      <w:pPr>
        <w:pStyle w:val="Heading1"/>
        <w:rPr>
          <w:color w:val="7030A0"/>
        </w:rPr>
      </w:pPr>
      <w:r w:rsidRPr="00765A22">
        <w:rPr>
          <w:color w:val="7030A0"/>
        </w:rPr>
        <w:t>Requestor Name:</w:t>
      </w:r>
    </w:p>
    <w:p w14:paraId="038820B4" w14:textId="77777777" w:rsidR="00785E35" w:rsidRPr="00765A22" w:rsidRDefault="00785E35" w:rsidP="00B60A77">
      <w:pPr>
        <w:pStyle w:val="Heading1"/>
        <w:rPr>
          <w:color w:val="7030A0"/>
        </w:rPr>
      </w:pPr>
      <w:r w:rsidRPr="00765A22">
        <w:rPr>
          <w:color w:val="7030A0"/>
        </w:rPr>
        <w:t>TUID:</w:t>
      </w:r>
    </w:p>
    <w:p w14:paraId="185B5DA7" w14:textId="77777777" w:rsidR="00785E35" w:rsidRPr="00765A22" w:rsidRDefault="00785E35" w:rsidP="00B60A77">
      <w:pPr>
        <w:pStyle w:val="Heading1"/>
        <w:rPr>
          <w:color w:val="7030A0"/>
        </w:rPr>
      </w:pPr>
      <w:r w:rsidRPr="00765A22">
        <w:rPr>
          <w:color w:val="7030A0"/>
        </w:rPr>
        <w:t>Phone Number:</w:t>
      </w:r>
    </w:p>
    <w:p w14:paraId="0424955B" w14:textId="77777777" w:rsidR="00785E35" w:rsidRPr="00765A22" w:rsidRDefault="00785E35" w:rsidP="00B60A77">
      <w:pPr>
        <w:pStyle w:val="Heading1"/>
        <w:rPr>
          <w:color w:val="7030A0"/>
        </w:rPr>
      </w:pPr>
      <w:r w:rsidRPr="00765A22">
        <w:rPr>
          <w:color w:val="7030A0"/>
        </w:rPr>
        <w:t>Requestor email:</w:t>
      </w:r>
    </w:p>
    <w:p w14:paraId="0A8274B1" w14:textId="77777777" w:rsidR="008E0575" w:rsidRPr="0036220B" w:rsidRDefault="006F1259" w:rsidP="00B60A77">
      <w:pPr>
        <w:pStyle w:val="Heading1"/>
        <w:rPr>
          <w:i/>
          <w:color w:val="C45911" w:themeColor="accent2" w:themeShade="BF"/>
          <w:rPrChange w:id="0" w:author="Bang, Jayne" w:date="2022-11-03T09:23:00Z">
            <w:rPr>
              <w:color w:val="C45911" w:themeColor="accent2" w:themeShade="BF"/>
            </w:rPr>
          </w:rPrChange>
        </w:rPr>
      </w:pPr>
      <w:r w:rsidRPr="00B60A77">
        <w:rPr>
          <w:color w:val="C45911" w:themeColor="accent2" w:themeShade="BF"/>
        </w:rPr>
        <w:t>Is this a request for Power BI Software (</w:t>
      </w:r>
      <w:proofErr w:type="spellStart"/>
      <w:r w:rsidRPr="00B60A77">
        <w:rPr>
          <w:color w:val="C45911" w:themeColor="accent2" w:themeShade="BF"/>
        </w:rPr>
        <w:t>CheckBox</w:t>
      </w:r>
      <w:proofErr w:type="spellEnd"/>
      <w:r w:rsidRPr="00B60A77">
        <w:rPr>
          <w:color w:val="C45911" w:themeColor="accent2" w:themeShade="BF"/>
        </w:rPr>
        <w:t>)</w:t>
      </w:r>
      <w:ins w:id="1" w:author="Bang, Jayne" w:date="2022-11-03T09:23:00Z">
        <w:r w:rsidR="0036220B">
          <w:rPr>
            <w:color w:val="C45911" w:themeColor="accent2" w:themeShade="BF"/>
          </w:rPr>
          <w:t xml:space="preserve"> </w:t>
        </w:r>
        <w:r w:rsidR="0036220B" w:rsidRPr="0036220B">
          <w:rPr>
            <w:i/>
            <w:color w:val="C45911" w:themeColor="accent2" w:themeShade="BF"/>
            <w:rPrChange w:id="2" w:author="Bang, Jayne" w:date="2022-11-03T09:23:00Z">
              <w:rPr>
                <w:color w:val="C45911" w:themeColor="accent2" w:themeShade="BF"/>
              </w:rPr>
            </w:rPrChange>
          </w:rPr>
          <w:t>(</w:t>
        </w:r>
      </w:ins>
      <w:ins w:id="3" w:author="Bang, Jayne" w:date="2022-11-03T09:27:00Z">
        <w:r w:rsidR="0036220B">
          <w:rPr>
            <w:i/>
            <w:color w:val="C45911" w:themeColor="accent2" w:themeShade="BF"/>
          </w:rPr>
          <w:t>consider adding: “(</w:t>
        </w:r>
      </w:ins>
      <w:ins w:id="4" w:author="Bang, Jayne" w:date="2022-11-03T09:23:00Z">
        <w:r w:rsidR="0036220B" w:rsidRPr="0036220B">
          <w:rPr>
            <w:i/>
            <w:color w:val="C45911" w:themeColor="accent2" w:themeShade="BF"/>
            <w:rPrChange w:id="5" w:author="Bang, Jayne" w:date="2022-11-03T09:23:00Z">
              <w:rPr>
                <w:color w:val="C45911" w:themeColor="accent2" w:themeShade="BF"/>
              </w:rPr>
            </w:rPrChange>
          </w:rPr>
          <w:t>for creating reports)</w:t>
        </w:r>
      </w:ins>
      <w:ins w:id="6" w:author="Bang, Jayne" w:date="2022-11-03T09:27:00Z">
        <w:r w:rsidR="0036220B">
          <w:rPr>
            <w:i/>
            <w:color w:val="C45911" w:themeColor="accent2" w:themeShade="BF"/>
          </w:rPr>
          <w:t>”</w:t>
        </w:r>
      </w:ins>
    </w:p>
    <w:p w14:paraId="49C3595B" w14:textId="77777777" w:rsidR="006F1259" w:rsidRDefault="006F1259" w:rsidP="00B60A77">
      <w:pPr>
        <w:pStyle w:val="Heading2"/>
      </w:pPr>
      <w:r>
        <w:t>If Checkbox Selected</w:t>
      </w:r>
    </w:p>
    <w:p w14:paraId="6647D498" w14:textId="77777777" w:rsidR="006F1259" w:rsidRDefault="006F1259" w:rsidP="00B60A77">
      <w:pPr>
        <w:pStyle w:val="Heading3"/>
      </w:pPr>
      <w:r>
        <w:t>Name of Computer:</w:t>
      </w:r>
    </w:p>
    <w:p w14:paraId="6CB3B192" w14:textId="77777777" w:rsidR="006F1259" w:rsidRDefault="006F1259" w:rsidP="00B60A77">
      <w:pPr>
        <w:pStyle w:val="Heading3"/>
      </w:pPr>
      <w:r>
        <w:t>Software:</w:t>
      </w:r>
    </w:p>
    <w:p w14:paraId="44B00C86" w14:textId="77777777" w:rsidR="006F1259" w:rsidRDefault="006F1259" w:rsidP="00B60A77">
      <w:pPr>
        <w:pStyle w:val="Heading4"/>
      </w:pPr>
      <w:r>
        <w:t>Power BI Desktop</w:t>
      </w:r>
    </w:p>
    <w:p w14:paraId="30DD4C78" w14:textId="7327D20C" w:rsidR="006F1259" w:rsidRDefault="006F1259" w:rsidP="00B60A77">
      <w:pPr>
        <w:pStyle w:val="Heading4"/>
      </w:pPr>
      <w:r>
        <w:t>DAX Studio 3.0</w:t>
      </w:r>
      <w:ins w:id="7" w:author="Juan Maldonado" w:date="2022-11-04T10:06:00Z">
        <w:r w:rsidR="00F004DE">
          <w:t xml:space="preserve"> (Would they know what this is to ask for it)</w:t>
        </w:r>
      </w:ins>
    </w:p>
    <w:p w14:paraId="34CB5EA0" w14:textId="56063C73" w:rsidR="006F1259" w:rsidRDefault="006F1259" w:rsidP="00B60A77">
      <w:pPr>
        <w:pStyle w:val="Heading4"/>
      </w:pPr>
      <w:r>
        <w:t>Tabular Editor 2.17</w:t>
      </w:r>
      <w:ins w:id="8" w:author="Juan Maldonado" w:date="2022-11-04T10:06:00Z">
        <w:r w:rsidR="00D47529">
          <w:t xml:space="preserve"> (Would they know what this is to ask for it)</w:t>
        </w:r>
      </w:ins>
    </w:p>
    <w:p w14:paraId="78FA0174" w14:textId="5362A208" w:rsidR="006F1259" w:rsidRDefault="006F1259" w:rsidP="00B60A77">
      <w:pPr>
        <w:pStyle w:val="Heading4"/>
        <w:rPr>
          <w:ins w:id="9" w:author="Juan Maldonado" w:date="2022-11-04T10:07:00Z"/>
        </w:rPr>
      </w:pPr>
      <w:r>
        <w:t xml:space="preserve">Power BI Report </w:t>
      </w:r>
      <w:proofErr w:type="gramStart"/>
      <w:r>
        <w:t>Builder</w:t>
      </w:r>
      <w:ins w:id="10" w:author="Juan Maldonado" w:date="2022-11-04T10:06:00Z">
        <w:r w:rsidR="00D47529">
          <w:t>(</w:t>
        </w:r>
        <w:proofErr w:type="gramEnd"/>
        <w:r w:rsidR="00D47529">
          <w:t>Would they know what this is to ask for it)</w:t>
        </w:r>
      </w:ins>
    </w:p>
    <w:p w14:paraId="09EF00F9" w14:textId="1F079164" w:rsidR="001A5A2E" w:rsidRPr="001A5A2E" w:rsidRDefault="001A5A2E">
      <w:pPr>
        <w:ind w:left="2160"/>
        <w:pPrChange w:id="11" w:author="Juan Maldonado" w:date="2022-11-04T10:07:00Z">
          <w:pPr>
            <w:pStyle w:val="Heading4"/>
          </w:pPr>
        </w:pPrChange>
      </w:pPr>
      <w:ins w:id="12" w:author="Juan Maldonado" w:date="2022-11-04T10:07:00Z">
        <w:r>
          <w:rPr>
            <w:rFonts w:asciiTheme="majorHAnsi" w:eastAsiaTheme="majorEastAsia" w:hAnsiTheme="majorHAnsi" w:cstheme="majorBidi"/>
            <w:i/>
            <w:iCs/>
            <w:color w:val="2E74B5" w:themeColor="accent1" w:themeShade="BF"/>
          </w:rPr>
          <w:t xml:space="preserve">Should they </w:t>
        </w:r>
        <w:proofErr w:type="gramStart"/>
        <w:r>
          <w:rPr>
            <w:rFonts w:asciiTheme="majorHAnsi" w:eastAsiaTheme="majorEastAsia" w:hAnsiTheme="majorHAnsi" w:cstheme="majorBidi"/>
            <w:i/>
            <w:iCs/>
            <w:color w:val="2E74B5" w:themeColor="accent1" w:themeShade="BF"/>
          </w:rPr>
          <w:t xml:space="preserve">just </w:t>
        </w:r>
        <w:r w:rsidR="003279F1">
          <w:rPr>
            <w:rFonts w:asciiTheme="majorHAnsi" w:eastAsiaTheme="majorEastAsia" w:hAnsiTheme="majorHAnsi" w:cstheme="majorBidi"/>
            <w:i/>
            <w:iCs/>
            <w:color w:val="2E74B5" w:themeColor="accent1" w:themeShade="BF"/>
          </w:rPr>
          <w:t>all</w:t>
        </w:r>
        <w:proofErr w:type="gramEnd"/>
        <w:r w:rsidR="003279F1">
          <w:rPr>
            <w:rFonts w:asciiTheme="majorHAnsi" w:eastAsiaTheme="majorEastAsia" w:hAnsiTheme="majorHAnsi" w:cstheme="majorBidi"/>
            <w:i/>
            <w:iCs/>
            <w:color w:val="2E74B5" w:themeColor="accent1" w:themeShade="BF"/>
          </w:rPr>
          <w:t xml:space="preserve"> be installed?  They are </w:t>
        </w:r>
        <w:proofErr w:type="gramStart"/>
        <w:r w:rsidR="003279F1">
          <w:rPr>
            <w:rFonts w:asciiTheme="majorHAnsi" w:eastAsiaTheme="majorEastAsia" w:hAnsiTheme="majorHAnsi" w:cstheme="majorBidi"/>
            <w:i/>
            <w:iCs/>
            <w:color w:val="2E74B5" w:themeColor="accent1" w:themeShade="BF"/>
          </w:rPr>
          <w:t>pretty standard</w:t>
        </w:r>
        <w:proofErr w:type="gramEnd"/>
        <w:r w:rsidR="003279F1">
          <w:rPr>
            <w:rFonts w:asciiTheme="majorHAnsi" w:eastAsiaTheme="majorEastAsia" w:hAnsiTheme="majorHAnsi" w:cstheme="majorBidi"/>
            <w:i/>
            <w:iCs/>
            <w:color w:val="2E74B5" w:themeColor="accent1" w:themeShade="BF"/>
          </w:rPr>
          <w:t>.</w:t>
        </w:r>
      </w:ins>
    </w:p>
    <w:p w14:paraId="2A16BD79" w14:textId="77777777" w:rsidR="006F1259" w:rsidRDefault="006F1259" w:rsidP="00B60A77">
      <w:pPr>
        <w:pStyle w:val="Heading3"/>
      </w:pPr>
      <w:r>
        <w:lastRenderedPageBreak/>
        <w:t>Send Message to user:</w:t>
      </w:r>
    </w:p>
    <w:p w14:paraId="456F8806" w14:textId="77777777" w:rsidR="006F1259" w:rsidRDefault="006F1259" w:rsidP="00B60A77">
      <w:pPr>
        <w:pStyle w:val="Heading4"/>
      </w:pPr>
      <w:r>
        <w:t>Welcome to the Power BI Community</w:t>
      </w:r>
    </w:p>
    <w:p w14:paraId="62C22971" w14:textId="77777777" w:rsidR="006F1259" w:rsidRDefault="006F1259" w:rsidP="00B60A77">
      <w:pPr>
        <w:pStyle w:val="Heading4"/>
      </w:pPr>
      <w:r>
        <w:t xml:space="preserve">Thank you for joining the power </w:t>
      </w:r>
      <w:proofErr w:type="spellStart"/>
      <w:r>
        <w:t>bi</w:t>
      </w:r>
      <w:proofErr w:type="spellEnd"/>
      <w:r>
        <w:t xml:space="preserve"> community. The software will be loaded to your desktop automatically in the next few days.  </w:t>
      </w:r>
      <w:proofErr w:type="gramStart"/>
      <w:r>
        <w:t>Otherwise</w:t>
      </w:r>
      <w:proofErr w:type="gramEnd"/>
      <w:r>
        <w:t xml:space="preserve"> someone from the helpdesk will be contacting you to have the software installed. You may be getting ready to create a Power BI project for your team and data. It would be useful at this time to understand the process by reviewing the document </w:t>
      </w:r>
      <w:r w:rsidR="00785E35">
        <w:t>“Initiating</w:t>
      </w:r>
      <w:r>
        <w:t xml:space="preserve"> a Power BI Project</w:t>
      </w:r>
      <w:r w:rsidR="00785E35">
        <w:t>”</w:t>
      </w:r>
      <w:r>
        <w:t xml:space="preserve">.  If you are unfamiliar with Power BI or think that you may need a refresher, please take the course, Power BI Essentials” through </w:t>
      </w:r>
      <w:proofErr w:type="spellStart"/>
      <w:r>
        <w:t>Healthstreams</w:t>
      </w:r>
      <w:proofErr w:type="spellEnd"/>
      <w:r>
        <w:t>.</w:t>
      </w:r>
    </w:p>
    <w:p w14:paraId="4DBCB708" w14:textId="77777777" w:rsidR="006F1259" w:rsidRDefault="006F1259" w:rsidP="00B60A77">
      <w:pPr>
        <w:pStyle w:val="Heading4"/>
      </w:pPr>
      <w:r>
        <w:t>Send Document: “Initiating a Power BI Project”</w:t>
      </w:r>
    </w:p>
    <w:p w14:paraId="5BC685B9" w14:textId="77777777" w:rsidR="006F1259" w:rsidRDefault="006F1259" w:rsidP="00B60A77">
      <w:pPr>
        <w:pStyle w:val="Heading4"/>
      </w:pPr>
      <w:r>
        <w:t>Send the link for Power BI Essentials</w:t>
      </w:r>
    </w:p>
    <w:p w14:paraId="6A04DF8C" w14:textId="77777777" w:rsidR="006F1259" w:rsidRDefault="006F1259" w:rsidP="00B60A77">
      <w:pPr>
        <w:pStyle w:val="Heading3"/>
      </w:pPr>
      <w:r>
        <w:t>Add the user to the Power BI Community Group</w:t>
      </w:r>
    </w:p>
    <w:p w14:paraId="5800F9CA" w14:textId="77777777" w:rsidR="0014395D" w:rsidRPr="0014395D" w:rsidRDefault="006F1259" w:rsidP="0036220B">
      <w:pPr>
        <w:pStyle w:val="Heading3"/>
        <w:rPr>
          <w:ins w:id="13" w:author="Deveney, Keith J" w:date="2022-11-03T09:33:00Z"/>
          <w:i/>
          <w:rPrChange w:id="14" w:author="Deveney, Keith J" w:date="2022-11-03T09:33:00Z">
            <w:rPr>
              <w:ins w:id="15" w:author="Deveney, Keith J" w:date="2022-11-03T09:33:00Z"/>
            </w:rPr>
          </w:rPrChange>
        </w:rPr>
      </w:pPr>
      <w:r>
        <w:t>Do you need a Power BI Pro License</w:t>
      </w:r>
      <w:proofErr w:type="gramStart"/>
      <w:ins w:id="16" w:author="Deveney, Keith J" w:date="2022-11-03T09:34:00Z">
        <w:r w:rsidR="0014395D">
          <w:t>,</w:t>
        </w:r>
      </w:ins>
      <w:r>
        <w:t xml:space="preserve"> </w:t>
      </w:r>
      <w:ins w:id="17" w:author="Deveney, Keith J" w:date="2022-11-03T09:34:00Z">
        <w:r w:rsidR="0014395D">
          <w:t>if</w:t>
        </w:r>
        <w:proofErr w:type="gramEnd"/>
        <w:r w:rsidR="0014395D">
          <w:t xml:space="preserve"> uncertain, please check the box</w:t>
        </w:r>
      </w:ins>
    </w:p>
    <w:p w14:paraId="387BA4DB" w14:textId="77777777" w:rsidR="0036220B" w:rsidRPr="0014395D" w:rsidDel="0014395D" w:rsidRDefault="0014395D">
      <w:pPr>
        <w:pStyle w:val="Heading4"/>
        <w:rPr>
          <w:ins w:id="18" w:author="Bang, Jayne" w:date="2022-11-03T09:24:00Z"/>
          <w:del w:id="19" w:author="Deveney, Keith J" w:date="2022-11-03T09:36:00Z"/>
          <w:i w:val="0"/>
          <w:rPrChange w:id="20" w:author="Deveney, Keith J" w:date="2022-11-03T09:36:00Z">
            <w:rPr>
              <w:ins w:id="21" w:author="Bang, Jayne" w:date="2022-11-03T09:24:00Z"/>
              <w:del w:id="22" w:author="Deveney, Keith J" w:date="2022-11-03T09:36:00Z"/>
              <w:i/>
            </w:rPr>
          </w:rPrChange>
        </w:rPr>
        <w:pPrChange w:id="23" w:author="Deveney, Keith J" w:date="2022-11-03T09:36:00Z">
          <w:pPr>
            <w:pStyle w:val="Heading3"/>
          </w:pPr>
        </w:pPrChange>
      </w:pPr>
      <w:ins w:id="24" w:author="Deveney, Keith J" w:date="2022-11-03T09:34:00Z">
        <w:r>
          <w:t xml:space="preserve">Note: A Power BI Pro License is only needed if you plan to share the report </w:t>
        </w:r>
        <w:proofErr w:type="gramStart"/>
        <w:r>
          <w:t>to</w:t>
        </w:r>
        <w:proofErr w:type="gramEnd"/>
        <w:r>
          <w:t xml:space="preserve"> other users through the Power BI Azure Service.  If you only plan to utilize </w:t>
        </w:r>
      </w:ins>
      <w:ins w:id="25" w:author="Deveney, Keith J" w:date="2022-11-03T09:35:00Z">
        <w:r>
          <w:t>Power BI to create reports and not dynamically share them, then a Pro License would not be needed.</w:t>
        </w:r>
      </w:ins>
      <w:del w:id="26" w:author="Deveney, Keith J" w:date="2022-11-03T09:36:00Z">
        <w:r w:rsidR="006F1259" w:rsidDel="0014395D">
          <w:delText>(if uncertain, please check the box</w:delText>
        </w:r>
      </w:del>
      <w:ins w:id="27" w:author="Bang, Jayne" w:date="2022-11-03T09:24:00Z">
        <w:del w:id="28" w:author="Deveney, Keith J" w:date="2022-11-03T09:36:00Z">
          <w:r w:rsidR="0036220B" w:rsidDel="0014395D">
            <w:delText xml:space="preserve"> – </w:delText>
          </w:r>
          <w:r w:rsidR="0036220B" w:rsidRPr="0014395D" w:rsidDel="0014395D">
            <w:rPr>
              <w:i w:val="0"/>
              <w:rPrChange w:id="29" w:author="Deveney, Keith J" w:date="2022-11-03T09:36:00Z">
                <w:rPr>
                  <w:i/>
                </w:rPr>
              </w:rPrChange>
            </w:rPr>
            <w:delText>it sounds like 95% of requestors will get the PRO license.  I know Lynn said we had essentially unlimited licenses, but if this ever changes, or if IT performs a review to understand what the PRO license cost would be for future MS negotiations, this # might be skewed.  Just a thought.</w:delText>
          </w:r>
        </w:del>
      </w:ins>
    </w:p>
    <w:p w14:paraId="7A7043AA" w14:textId="77777777" w:rsidR="006F1259" w:rsidRDefault="006F1259">
      <w:pPr>
        <w:pStyle w:val="Heading4"/>
        <w:pPrChange w:id="30" w:author="Deveney, Keith J" w:date="2022-11-03T09:36:00Z">
          <w:pPr>
            <w:pStyle w:val="Heading3"/>
          </w:pPr>
        </w:pPrChange>
      </w:pPr>
    </w:p>
    <w:p w14:paraId="3FE0D65B" w14:textId="77777777" w:rsidR="006F1259" w:rsidRDefault="006F1259" w:rsidP="00B60A77">
      <w:pPr>
        <w:pStyle w:val="Heading4"/>
      </w:pPr>
      <w:r>
        <w:t>If Checkbox Selected</w:t>
      </w:r>
    </w:p>
    <w:p w14:paraId="2F8C35CE" w14:textId="77777777" w:rsidR="006F1259" w:rsidRDefault="006F1259" w:rsidP="00B60A77">
      <w:pPr>
        <w:pStyle w:val="Heading5"/>
      </w:pPr>
      <w:r>
        <w:t>Create a task to have the Pro License assigned</w:t>
      </w:r>
    </w:p>
    <w:p w14:paraId="30F8E406" w14:textId="77777777" w:rsidR="006F1259" w:rsidRDefault="006F1259" w:rsidP="00B60A77">
      <w:pPr>
        <w:pStyle w:val="Heading5"/>
      </w:pPr>
      <w:r>
        <w:t>Add user to the o365 Power BI Pro group</w:t>
      </w:r>
    </w:p>
    <w:p w14:paraId="575078E5" w14:textId="77777777" w:rsidR="00785E35" w:rsidRDefault="00785E35" w:rsidP="00B60A77">
      <w:pPr>
        <w:pStyle w:val="Heading2"/>
      </w:pPr>
      <w:r>
        <w:t xml:space="preserve">If not </w:t>
      </w:r>
      <w:proofErr w:type="gramStart"/>
      <w:r>
        <w:t>checked</w:t>
      </w:r>
      <w:proofErr w:type="gramEnd"/>
      <w:r>
        <w:t xml:space="preserve"> then no action</w:t>
      </w:r>
      <w:ins w:id="31" w:author="Deveney, Keith J" w:date="2022-11-03T09:36:00Z">
        <w:r w:rsidR="0014395D">
          <w:t xml:space="preserve"> and no Pro License is issued.</w:t>
        </w:r>
      </w:ins>
    </w:p>
    <w:p w14:paraId="453AC44E" w14:textId="635A9E7F" w:rsidR="006F1259" w:rsidRPr="00B60A77" w:rsidRDefault="00785E35" w:rsidP="00B60A77">
      <w:pPr>
        <w:pStyle w:val="Heading1"/>
        <w:rPr>
          <w:color w:val="C45911" w:themeColor="accent2" w:themeShade="BF"/>
        </w:rPr>
      </w:pPr>
      <w:r w:rsidRPr="00B60A77">
        <w:rPr>
          <w:color w:val="C45911" w:themeColor="accent2" w:themeShade="BF"/>
        </w:rPr>
        <w:t>Are you setting up a new reporting project? Check box for Yes</w:t>
      </w:r>
      <w:ins w:id="32" w:author="Juan Maldonado" w:date="2022-11-04T10:13:00Z">
        <w:r w:rsidR="00F109D7">
          <w:rPr>
            <w:color w:val="C45911" w:themeColor="accent2" w:themeShade="BF"/>
          </w:rPr>
          <w:t xml:space="preserve"> (</w:t>
        </w:r>
        <w:proofErr w:type="gramStart"/>
        <w:r w:rsidR="00F109D7">
          <w:rPr>
            <w:color w:val="C45911" w:themeColor="accent2" w:themeShade="BF"/>
          </w:rPr>
          <w:t>maybe</w:t>
        </w:r>
        <w:proofErr w:type="gramEnd"/>
        <w:r w:rsidR="00F109D7">
          <w:rPr>
            <w:color w:val="C45911" w:themeColor="accent2" w:themeShade="BF"/>
          </w:rPr>
          <w:t xml:space="preserve"> should be yes, no</w:t>
        </w:r>
        <w:r w:rsidR="00CC156F">
          <w:rPr>
            <w:color w:val="C45911" w:themeColor="accent2" w:themeShade="BF"/>
          </w:rPr>
          <w:t>,</w:t>
        </w:r>
        <w:r w:rsidR="00F109D7">
          <w:rPr>
            <w:color w:val="C45911" w:themeColor="accent2" w:themeShade="BF"/>
          </w:rPr>
          <w:t xml:space="preserve"> unsure, </w:t>
        </w:r>
        <w:r w:rsidR="00CC156F">
          <w:rPr>
            <w:color w:val="C45911" w:themeColor="accent2" w:themeShade="BF"/>
          </w:rPr>
          <w:t>action for unsure explained below)</w:t>
        </w:r>
      </w:ins>
    </w:p>
    <w:p w14:paraId="7A89B960" w14:textId="77777777" w:rsidR="00785E35" w:rsidRDefault="00785E35" w:rsidP="00B60A77">
      <w:pPr>
        <w:pStyle w:val="Heading2"/>
      </w:pPr>
      <w:r>
        <w:t>If checkbox selected</w:t>
      </w:r>
    </w:p>
    <w:p w14:paraId="10999E4D" w14:textId="77777777" w:rsidR="00785E35" w:rsidRDefault="00785E35" w:rsidP="00B60A77">
      <w:pPr>
        <w:pStyle w:val="Heading3"/>
      </w:pPr>
      <w:r>
        <w:t xml:space="preserve">Is this a new or existing workspace </w:t>
      </w:r>
    </w:p>
    <w:p w14:paraId="705A9E5A" w14:textId="77777777" w:rsidR="00785E35" w:rsidRDefault="00785E35" w:rsidP="00B60A77">
      <w:pPr>
        <w:pStyle w:val="Heading4"/>
      </w:pPr>
      <w:r>
        <w:t>If Existing</w:t>
      </w:r>
    </w:p>
    <w:p w14:paraId="5F79CD3E" w14:textId="77777777" w:rsidR="00785E35" w:rsidRPr="00765A22" w:rsidRDefault="00785E35" w:rsidP="00B60A77">
      <w:pPr>
        <w:pStyle w:val="Heading5"/>
        <w:rPr>
          <w:color w:val="7030A0"/>
        </w:rPr>
      </w:pPr>
      <w:r w:rsidRPr="00765A22">
        <w:rPr>
          <w:color w:val="7030A0"/>
        </w:rPr>
        <w:t>Workspace Name:</w:t>
      </w:r>
    </w:p>
    <w:p w14:paraId="5EC3A8C0" w14:textId="77777777" w:rsidR="00785E35" w:rsidRPr="00765A22" w:rsidRDefault="00785E35" w:rsidP="00B60A77">
      <w:pPr>
        <w:pStyle w:val="Heading5"/>
        <w:rPr>
          <w:color w:val="7030A0"/>
        </w:rPr>
      </w:pPr>
      <w:r w:rsidRPr="00765A22">
        <w:rPr>
          <w:color w:val="7030A0"/>
        </w:rPr>
        <w:t>Business Owner of Workspace:</w:t>
      </w:r>
    </w:p>
    <w:p w14:paraId="132DB6CD" w14:textId="77777777" w:rsidR="00785E35" w:rsidRDefault="00785E35" w:rsidP="00B60A77">
      <w:pPr>
        <w:pStyle w:val="Heading5"/>
      </w:pPr>
      <w:r>
        <w:t>Do you already have access to this workspace (Y/N)</w:t>
      </w:r>
    </w:p>
    <w:p w14:paraId="5BCAA346" w14:textId="77777777" w:rsidR="00785E35" w:rsidRDefault="00785E35" w:rsidP="00B60A77">
      <w:pPr>
        <w:pStyle w:val="Heading6"/>
      </w:pPr>
      <w:r>
        <w:t xml:space="preserve">If Y, no action </w:t>
      </w:r>
      <w:proofErr w:type="gramStart"/>
      <w:r>
        <w:t>needed</w:t>
      </w:r>
      <w:proofErr w:type="gramEnd"/>
    </w:p>
    <w:p w14:paraId="07E6953E" w14:textId="77777777" w:rsidR="00785E35" w:rsidRDefault="00785E35" w:rsidP="00B60A77">
      <w:pPr>
        <w:pStyle w:val="Heading6"/>
      </w:pPr>
      <w:r>
        <w:t xml:space="preserve">If N, </w:t>
      </w:r>
      <w:proofErr w:type="gramStart"/>
      <w:r>
        <w:t>Send</w:t>
      </w:r>
      <w:proofErr w:type="gramEnd"/>
      <w:r>
        <w:t xml:space="preserve"> email to business owner to get approval</w:t>
      </w:r>
    </w:p>
    <w:p w14:paraId="33F812B6" w14:textId="77777777" w:rsidR="00785E35" w:rsidRDefault="00785E35" w:rsidP="00B60A77">
      <w:pPr>
        <w:pStyle w:val="Heading7"/>
      </w:pPr>
      <w:r>
        <w:t xml:space="preserve">If </w:t>
      </w:r>
      <w:proofErr w:type="gramStart"/>
      <w:r>
        <w:t>approved;</w:t>
      </w:r>
      <w:proofErr w:type="gramEnd"/>
      <w:r>
        <w:t xml:space="preserve"> add user to Workspace AD Group</w:t>
      </w:r>
    </w:p>
    <w:p w14:paraId="4EF2A9E1" w14:textId="77777777" w:rsidR="00785E35" w:rsidRDefault="00785E35" w:rsidP="00B60A77">
      <w:pPr>
        <w:pStyle w:val="Heading7"/>
      </w:pPr>
      <w:r>
        <w:t>Else, send decline to requestor</w:t>
      </w:r>
    </w:p>
    <w:p w14:paraId="4E6C0DCE" w14:textId="77777777" w:rsidR="00785E35" w:rsidRDefault="00785E35" w:rsidP="00B60A77">
      <w:pPr>
        <w:pStyle w:val="Heading4"/>
      </w:pPr>
      <w:r>
        <w:lastRenderedPageBreak/>
        <w:t>Else New Workspace</w:t>
      </w:r>
    </w:p>
    <w:p w14:paraId="225A7559" w14:textId="77777777" w:rsidR="00785E35" w:rsidRPr="00765A22" w:rsidRDefault="00785E35" w:rsidP="00B60A77">
      <w:pPr>
        <w:pStyle w:val="Heading5"/>
        <w:rPr>
          <w:color w:val="7030A0"/>
        </w:rPr>
      </w:pPr>
      <w:r w:rsidRPr="00765A22">
        <w:rPr>
          <w:color w:val="7030A0"/>
        </w:rPr>
        <w:t>Workspace Name:</w:t>
      </w:r>
    </w:p>
    <w:p w14:paraId="0354A530" w14:textId="77777777" w:rsidR="00785E35" w:rsidRPr="00765A22" w:rsidRDefault="00785E35" w:rsidP="00B60A77">
      <w:pPr>
        <w:pStyle w:val="Heading5"/>
        <w:rPr>
          <w:color w:val="7030A0"/>
        </w:rPr>
      </w:pPr>
      <w:r w:rsidRPr="00765A22">
        <w:rPr>
          <w:color w:val="7030A0"/>
        </w:rPr>
        <w:t>Business Owner of workspace</w:t>
      </w:r>
    </w:p>
    <w:p w14:paraId="6151CB59" w14:textId="77777777" w:rsidR="00785E35" w:rsidRPr="00765A22" w:rsidRDefault="00785E35" w:rsidP="00B60A77">
      <w:pPr>
        <w:pStyle w:val="Heading5"/>
        <w:rPr>
          <w:color w:val="7030A0"/>
        </w:rPr>
      </w:pPr>
      <w:r w:rsidRPr="00765A22">
        <w:rPr>
          <w:color w:val="7030A0"/>
        </w:rPr>
        <w:t>Number of expected participants</w:t>
      </w:r>
    </w:p>
    <w:p w14:paraId="19F2F5EB" w14:textId="77777777" w:rsidR="00785E35" w:rsidRDefault="00785E35" w:rsidP="00B60A77">
      <w:pPr>
        <w:pStyle w:val="Heading5"/>
      </w:pPr>
      <w:r>
        <w:t xml:space="preserve">Send email to business </w:t>
      </w:r>
      <w:proofErr w:type="gramStart"/>
      <w:r>
        <w:t>owner</w:t>
      </w:r>
      <w:proofErr w:type="gramEnd"/>
      <w:r>
        <w:t xml:space="preserve"> to seek approval for Workspace</w:t>
      </w:r>
      <w:ins w:id="33" w:author="Bang, Jayne" w:date="2022-11-03T09:25:00Z">
        <w:r w:rsidR="0036220B">
          <w:t xml:space="preserve"> </w:t>
        </w:r>
      </w:ins>
      <w:ins w:id="34" w:author="Bang, Jayne" w:date="2022-11-03T09:26:00Z">
        <w:r w:rsidR="0036220B" w:rsidRPr="00E91930">
          <w:rPr>
            <w:i/>
            <w:highlight w:val="yellow"/>
            <w:rPrChange w:id="35" w:author="Deveney, Keith J" w:date="2022-11-03T09:41:00Z">
              <w:rPr>
                <w:i/>
              </w:rPr>
            </w:rPrChange>
          </w:rPr>
          <w:t xml:space="preserve">(are there considerations that should be communicated as part of </w:t>
        </w:r>
        <w:commentRangeStart w:id="36"/>
        <w:r w:rsidR="0036220B" w:rsidRPr="00E91930">
          <w:rPr>
            <w:i/>
            <w:highlight w:val="yellow"/>
            <w:rPrChange w:id="37" w:author="Deveney, Keith J" w:date="2022-11-03T09:41:00Z">
              <w:rPr>
                <w:i/>
              </w:rPr>
            </w:rPrChange>
          </w:rPr>
          <w:t>this</w:t>
        </w:r>
      </w:ins>
      <w:commentRangeEnd w:id="36"/>
      <w:r w:rsidR="0014395D" w:rsidRPr="00E91930">
        <w:rPr>
          <w:rStyle w:val="CommentReference"/>
          <w:rFonts w:asciiTheme="minorHAnsi" w:eastAsiaTheme="minorHAnsi" w:hAnsiTheme="minorHAnsi" w:cstheme="minorBidi"/>
          <w:color w:val="auto"/>
          <w:highlight w:val="yellow"/>
          <w:rPrChange w:id="38" w:author="Deveney, Keith J" w:date="2022-11-03T09:41:00Z">
            <w:rPr>
              <w:rStyle w:val="CommentReference"/>
              <w:rFonts w:asciiTheme="minorHAnsi" w:eastAsiaTheme="minorHAnsi" w:hAnsiTheme="minorHAnsi" w:cstheme="minorBidi"/>
              <w:color w:val="auto"/>
            </w:rPr>
          </w:rPrChange>
        </w:rPr>
        <w:commentReference w:id="36"/>
      </w:r>
      <w:ins w:id="39" w:author="Bang, Jayne" w:date="2022-11-03T09:26:00Z">
        <w:r w:rsidR="0036220B" w:rsidRPr="00E91930">
          <w:rPr>
            <w:i/>
            <w:highlight w:val="yellow"/>
            <w:rPrChange w:id="40" w:author="Deveney, Keith J" w:date="2022-11-03T09:41:00Z">
              <w:rPr>
                <w:i/>
              </w:rPr>
            </w:rPrChange>
          </w:rPr>
          <w:t xml:space="preserve"> approval?)</w:t>
        </w:r>
      </w:ins>
    </w:p>
    <w:p w14:paraId="18D10806" w14:textId="77777777" w:rsidR="00785E35" w:rsidRDefault="00785E35" w:rsidP="00B60A77">
      <w:pPr>
        <w:pStyle w:val="Heading5"/>
      </w:pPr>
      <w:r>
        <w:t>If Approved</w:t>
      </w:r>
    </w:p>
    <w:p w14:paraId="262D84E1" w14:textId="77777777" w:rsidR="00785E35" w:rsidRDefault="00785E35" w:rsidP="00B60A77">
      <w:pPr>
        <w:pStyle w:val="Heading6"/>
      </w:pPr>
      <w:r>
        <w:t>Create workspace</w:t>
      </w:r>
    </w:p>
    <w:p w14:paraId="3B4F7625" w14:textId="77777777" w:rsidR="00785E35" w:rsidRDefault="00785E35" w:rsidP="00B60A77">
      <w:pPr>
        <w:pStyle w:val="Heading6"/>
      </w:pPr>
      <w:r>
        <w:t>Create AD Group using the format “Power BI” AD &lt;</w:t>
      </w:r>
      <w:proofErr w:type="spellStart"/>
      <w:r>
        <w:t>Workpace</w:t>
      </w:r>
      <w:proofErr w:type="spellEnd"/>
      <w:r>
        <w:t xml:space="preserve"> Name&gt;</w:t>
      </w:r>
    </w:p>
    <w:p w14:paraId="72742B13" w14:textId="77777777" w:rsidR="00785E35" w:rsidRDefault="00785E35" w:rsidP="00B60A77">
      <w:pPr>
        <w:pStyle w:val="Heading6"/>
      </w:pPr>
      <w:r>
        <w:t>Add Business owner as admin</w:t>
      </w:r>
    </w:p>
    <w:p w14:paraId="6DA57C99" w14:textId="77777777" w:rsidR="00785E35" w:rsidRDefault="00785E35" w:rsidP="00B60A77">
      <w:pPr>
        <w:pStyle w:val="Heading6"/>
      </w:pPr>
      <w:r>
        <w:t>Add Business Intelligence Admin Group</w:t>
      </w:r>
    </w:p>
    <w:p w14:paraId="00A9EDCD" w14:textId="77777777" w:rsidR="00785E35" w:rsidRDefault="00785E35" w:rsidP="00B60A77">
      <w:pPr>
        <w:pStyle w:val="Heading6"/>
      </w:pPr>
      <w:r>
        <w:t xml:space="preserve">Add </w:t>
      </w:r>
      <w:proofErr w:type="gramStart"/>
      <w:r>
        <w:t>requestor</w:t>
      </w:r>
      <w:proofErr w:type="gramEnd"/>
      <w:r>
        <w:t xml:space="preserve"> as a contributor</w:t>
      </w:r>
    </w:p>
    <w:p w14:paraId="12147A76" w14:textId="77777777" w:rsidR="00785E35" w:rsidRDefault="00785E35" w:rsidP="00B60A77">
      <w:pPr>
        <w:pStyle w:val="Heading5"/>
      </w:pPr>
      <w:r>
        <w:t>Else</w:t>
      </w:r>
    </w:p>
    <w:p w14:paraId="36AAC20F" w14:textId="77777777" w:rsidR="00785E35" w:rsidRDefault="00785E35" w:rsidP="00B60A77">
      <w:pPr>
        <w:pStyle w:val="Heading6"/>
      </w:pPr>
      <w:r>
        <w:t xml:space="preserve">Send email </w:t>
      </w:r>
      <w:proofErr w:type="gramStart"/>
      <w:r>
        <w:t>declining</w:t>
      </w:r>
      <w:proofErr w:type="gramEnd"/>
      <w:r>
        <w:t xml:space="preserve"> the workspace creation</w:t>
      </w:r>
    </w:p>
    <w:p w14:paraId="4FE3797A" w14:textId="77777777" w:rsidR="00785E35" w:rsidRDefault="00785E35" w:rsidP="00B60A77">
      <w:pPr>
        <w:pStyle w:val="Heading2"/>
        <w:rPr>
          <w:ins w:id="41" w:author="Bang, Jayne" w:date="2022-11-03T09:26:00Z"/>
        </w:rPr>
      </w:pPr>
      <w:r>
        <w:t xml:space="preserve">If not </w:t>
      </w:r>
      <w:proofErr w:type="gramStart"/>
      <w:r>
        <w:t>selected</w:t>
      </w:r>
      <w:proofErr w:type="gramEnd"/>
      <w:r>
        <w:t xml:space="preserve"> then no action</w:t>
      </w:r>
    </w:p>
    <w:p w14:paraId="702823CE" w14:textId="1D7F4DB8" w:rsidR="00F678D4" w:rsidRPr="0036220B" w:rsidRDefault="0036220B">
      <w:pPr>
        <w:pPrChange w:id="42" w:author="Bang, Jayne" w:date="2022-11-03T09:26:00Z">
          <w:pPr>
            <w:pStyle w:val="Heading2"/>
          </w:pPr>
        </w:pPrChange>
      </w:pPr>
      <w:ins w:id="43" w:author="Bang, Jayne" w:date="2022-11-03T09:26:00Z">
        <w:r>
          <w:t xml:space="preserve">C.   </w:t>
        </w:r>
        <w:r w:rsidRPr="00E91930">
          <w:rPr>
            <w:highlight w:val="yellow"/>
            <w:rPrChange w:id="44" w:author="Deveney, Keith J" w:date="2022-11-03T09:41:00Z">
              <w:rPr/>
            </w:rPrChange>
          </w:rPr>
          <w:t xml:space="preserve">Should we add Option C – </w:t>
        </w:r>
        <w:commentRangeStart w:id="45"/>
        <w:r w:rsidRPr="00E91930">
          <w:rPr>
            <w:highlight w:val="yellow"/>
            <w:rPrChange w:id="46" w:author="Deveney, Keith J" w:date="2022-11-03T09:41:00Z">
              <w:rPr/>
            </w:rPrChange>
          </w:rPr>
          <w:t>Unsure</w:t>
        </w:r>
      </w:ins>
      <w:commentRangeEnd w:id="45"/>
      <w:r w:rsidR="0014395D" w:rsidRPr="00E91930">
        <w:rPr>
          <w:rStyle w:val="CommentReference"/>
          <w:highlight w:val="yellow"/>
          <w:rPrChange w:id="47" w:author="Deveney, Keith J" w:date="2022-11-03T09:41:00Z">
            <w:rPr>
              <w:rStyle w:val="CommentReference"/>
            </w:rPr>
          </w:rPrChange>
        </w:rPr>
        <w:commentReference w:id="45"/>
      </w:r>
      <w:ins w:id="48" w:author="Bang, Jayne" w:date="2022-11-03T09:26:00Z">
        <w:r w:rsidRPr="00E91930">
          <w:rPr>
            <w:highlight w:val="yellow"/>
            <w:rPrChange w:id="49" w:author="Deveney, Keith J" w:date="2022-11-03T09:41:00Z">
              <w:rPr/>
            </w:rPrChange>
          </w:rPr>
          <w:t>?</w:t>
        </w:r>
      </w:ins>
      <w:ins w:id="50" w:author="Juan Maldonado" w:date="2022-11-04T10:10:00Z">
        <w:r w:rsidR="008A3BAE">
          <w:t xml:space="preserve"> </w:t>
        </w:r>
        <w:proofErr w:type="gramStart"/>
        <w:r w:rsidR="008A3BAE">
          <w:t>Yes</w:t>
        </w:r>
        <w:proofErr w:type="gramEnd"/>
        <w:r w:rsidR="008A3BAE">
          <w:t xml:space="preserve"> this would be a good addition</w:t>
        </w:r>
        <w:r w:rsidR="00F678D4">
          <w:t xml:space="preserve"> (Yes, </w:t>
        </w:r>
        <w:proofErr w:type="gramStart"/>
        <w:r w:rsidR="00F678D4">
          <w:t>No</w:t>
        </w:r>
      </w:ins>
      <w:proofErr w:type="gramEnd"/>
      <w:ins w:id="51" w:author="Juan Maldonado" w:date="2022-11-04T10:12:00Z">
        <w:r w:rsidR="0096095D">
          <w:t>,</w:t>
        </w:r>
      </w:ins>
      <w:ins w:id="52" w:author="Juan Maldonado" w:date="2022-11-04T10:10:00Z">
        <w:r w:rsidR="00F678D4">
          <w:t xml:space="preserve"> Unsure)</w:t>
        </w:r>
      </w:ins>
      <w:ins w:id="53" w:author="Juan Maldonado" w:date="2022-11-04T10:11:00Z">
        <w:r w:rsidR="001A16CB">
          <w:t xml:space="preserve"> </w:t>
        </w:r>
      </w:ins>
      <w:ins w:id="54" w:author="Juan Maldonado" w:date="2022-11-04T10:14:00Z">
        <w:r w:rsidR="00BA1CDE">
          <w:t xml:space="preserve">Yes would trigger the questions, </w:t>
        </w:r>
        <w:proofErr w:type="gramStart"/>
        <w:r w:rsidR="00BA1CDE">
          <w:t>no</w:t>
        </w:r>
        <w:proofErr w:type="gramEnd"/>
        <w:r w:rsidR="00BA1CDE">
          <w:t xml:space="preserve"> should </w:t>
        </w:r>
        <w:r w:rsidR="00C70856">
          <w:t>just not take it into account and u</w:t>
        </w:r>
      </w:ins>
      <w:ins w:id="55" w:author="Juan Maldonado" w:date="2022-11-04T10:10:00Z">
        <w:r w:rsidR="00F678D4">
          <w:t xml:space="preserve">nsure should trigger </w:t>
        </w:r>
        <w:proofErr w:type="gramStart"/>
        <w:r w:rsidR="00CC71D7">
          <w:t>helpdesk</w:t>
        </w:r>
        <w:proofErr w:type="gramEnd"/>
        <w:r w:rsidR="00CC71D7">
          <w:t xml:space="preserve"> </w:t>
        </w:r>
      </w:ins>
      <w:ins w:id="56" w:author="Juan Maldonado" w:date="2022-11-04T10:11:00Z">
        <w:r w:rsidR="00CC71D7">
          <w:t xml:space="preserve">getting a hold of them to get more information </w:t>
        </w:r>
        <w:r w:rsidR="001A16CB">
          <w:t xml:space="preserve">to help drive the </w:t>
        </w:r>
        <w:proofErr w:type="gramStart"/>
        <w:r w:rsidR="001A16CB">
          <w:t>decision .</w:t>
        </w:r>
      </w:ins>
      <w:proofErr w:type="gramEnd"/>
    </w:p>
    <w:p w14:paraId="03B6C495" w14:textId="77777777" w:rsidR="00B60A77" w:rsidRPr="00B60A77" w:rsidRDefault="00B60A77" w:rsidP="00B60A77">
      <w:pPr>
        <w:pStyle w:val="Heading1"/>
        <w:rPr>
          <w:color w:val="C45911" w:themeColor="accent2" w:themeShade="BF"/>
        </w:rPr>
      </w:pPr>
      <w:r w:rsidRPr="00B60A77">
        <w:rPr>
          <w:color w:val="C45911" w:themeColor="accent2" w:themeShade="BF"/>
        </w:rPr>
        <w:lastRenderedPageBreak/>
        <w:t xml:space="preserve">Are asking to be added to a Power BI AD Group </w:t>
      </w:r>
    </w:p>
    <w:p w14:paraId="15A03324" w14:textId="77777777" w:rsidR="00B60A77" w:rsidRPr="00765A22" w:rsidRDefault="00B60A77" w:rsidP="00B60A77">
      <w:pPr>
        <w:pStyle w:val="Heading2"/>
        <w:rPr>
          <w:color w:val="7030A0"/>
        </w:rPr>
      </w:pPr>
      <w:r w:rsidRPr="00765A22">
        <w:rPr>
          <w:color w:val="7030A0"/>
        </w:rPr>
        <w:t>Name of AD Group</w:t>
      </w:r>
    </w:p>
    <w:p w14:paraId="3DD6A998" w14:textId="77777777" w:rsidR="00B60A77" w:rsidRPr="00765A22" w:rsidRDefault="00B60A77" w:rsidP="00B60A77">
      <w:pPr>
        <w:pStyle w:val="Heading2"/>
        <w:rPr>
          <w:color w:val="7030A0"/>
        </w:rPr>
      </w:pPr>
      <w:r w:rsidRPr="00765A22">
        <w:rPr>
          <w:color w:val="7030A0"/>
        </w:rPr>
        <w:t>Purpose of being added</w:t>
      </w:r>
      <w:r w:rsidR="00765A22">
        <w:rPr>
          <w:color w:val="7030A0"/>
        </w:rPr>
        <w:t xml:space="preserve"> to the AD Group</w:t>
      </w:r>
    </w:p>
    <w:p w14:paraId="6F350AED" w14:textId="77777777" w:rsidR="00B60A77" w:rsidRDefault="00B60A77" w:rsidP="00B60A77">
      <w:pPr>
        <w:pStyle w:val="Heading2"/>
      </w:pPr>
      <w:r>
        <w:t>Do you want to add any other users to the AD Group? Checkbox</w:t>
      </w:r>
    </w:p>
    <w:p w14:paraId="60F116B7" w14:textId="77777777" w:rsidR="00B60A77" w:rsidRDefault="00B60A77" w:rsidP="00B60A77">
      <w:pPr>
        <w:pStyle w:val="Heading3"/>
      </w:pPr>
      <w:r>
        <w:t>If Checkbox is selected</w:t>
      </w:r>
    </w:p>
    <w:p w14:paraId="1C01449F" w14:textId="77777777" w:rsidR="00B60A77" w:rsidRPr="00765A22" w:rsidRDefault="00B60A77" w:rsidP="00B60A77">
      <w:pPr>
        <w:pStyle w:val="Heading4"/>
        <w:rPr>
          <w:color w:val="7030A0"/>
        </w:rPr>
      </w:pPr>
      <w:r w:rsidRPr="00765A22">
        <w:rPr>
          <w:color w:val="7030A0"/>
        </w:rPr>
        <w:t>Name of Additional user</w:t>
      </w:r>
    </w:p>
    <w:p w14:paraId="77B24EF1" w14:textId="77777777" w:rsidR="00B60A77" w:rsidRPr="00765A22" w:rsidRDefault="00B60A77" w:rsidP="00B60A77">
      <w:pPr>
        <w:pStyle w:val="Heading4"/>
        <w:rPr>
          <w:color w:val="7030A0"/>
        </w:rPr>
      </w:pPr>
      <w:r w:rsidRPr="00765A22">
        <w:rPr>
          <w:color w:val="7030A0"/>
        </w:rPr>
        <w:t>TUID of user</w:t>
      </w:r>
    </w:p>
    <w:p w14:paraId="0E8B62D3" w14:textId="77777777" w:rsidR="00B60A77" w:rsidRPr="00765A22" w:rsidRDefault="00B60A77" w:rsidP="00B60A77">
      <w:pPr>
        <w:pStyle w:val="Heading4"/>
        <w:rPr>
          <w:color w:val="7030A0"/>
        </w:rPr>
      </w:pPr>
      <w:r w:rsidRPr="00765A22">
        <w:rPr>
          <w:color w:val="7030A0"/>
        </w:rPr>
        <w:t>Email address of User</w:t>
      </w:r>
    </w:p>
    <w:p w14:paraId="145AE217" w14:textId="77777777" w:rsidR="00B60A77" w:rsidRPr="00765A22" w:rsidRDefault="00B60A77" w:rsidP="00B60A77">
      <w:pPr>
        <w:pStyle w:val="Heading4"/>
        <w:rPr>
          <w:color w:val="7030A0"/>
        </w:rPr>
      </w:pPr>
      <w:r w:rsidRPr="00765A22">
        <w:rPr>
          <w:color w:val="7030A0"/>
        </w:rPr>
        <w:t xml:space="preserve">Purpose of </w:t>
      </w:r>
      <w:r w:rsidR="00765A22">
        <w:rPr>
          <w:color w:val="7030A0"/>
        </w:rPr>
        <w:t>being added to the AD Group</w:t>
      </w:r>
      <w:ins w:id="57" w:author="Deveney, Keith J" w:date="2022-11-03T09:41:00Z">
        <w:r w:rsidR="00E91930">
          <w:rPr>
            <w:color w:val="7030A0"/>
          </w:rPr>
          <w:t xml:space="preserve"> </w:t>
        </w:r>
        <w:r w:rsidR="00E91930" w:rsidRPr="00E91930">
          <w:rPr>
            <w:color w:val="7030A0"/>
            <w:highlight w:val="yellow"/>
            <w:rPrChange w:id="58" w:author="Deveney, Keith J" w:date="2022-11-03T09:42:00Z">
              <w:rPr>
                <w:color w:val="7030A0"/>
              </w:rPr>
            </w:rPrChange>
          </w:rPr>
          <w:t>(Reviewer, Contributor, Developer)</w:t>
        </w:r>
      </w:ins>
    </w:p>
    <w:p w14:paraId="7DA050FD" w14:textId="77777777" w:rsidR="00B60A77" w:rsidRPr="00765A22" w:rsidRDefault="00B60A77" w:rsidP="00B60A77">
      <w:pPr>
        <w:pStyle w:val="Heading4"/>
        <w:rPr>
          <w:color w:val="7030A0"/>
        </w:rPr>
      </w:pPr>
      <w:r w:rsidRPr="00765A22">
        <w:rPr>
          <w:color w:val="7030A0"/>
        </w:rPr>
        <w:t>Audience:</w:t>
      </w:r>
    </w:p>
    <w:p w14:paraId="0A4FE270" w14:textId="77777777" w:rsidR="00B60A77" w:rsidRDefault="00B60A77" w:rsidP="00B60A77">
      <w:pPr>
        <w:pStyle w:val="Heading4"/>
      </w:pPr>
      <w:r>
        <w:t>There should be a line for each user to be added</w:t>
      </w:r>
    </w:p>
    <w:p w14:paraId="35AEA526" w14:textId="77777777" w:rsidR="00B60A77" w:rsidRPr="00E91930" w:rsidRDefault="0014395D" w:rsidP="00B60A77">
      <w:pPr>
        <w:pStyle w:val="Heading4"/>
        <w:rPr>
          <w:highlight w:val="yellow"/>
          <w:rPrChange w:id="59" w:author="Deveney, Keith J" w:date="2022-11-03T09:42:00Z">
            <w:rPr/>
          </w:rPrChange>
        </w:rPr>
      </w:pPr>
      <w:ins w:id="60" w:author="Deveney, Keith J" w:date="2022-11-03T09:37:00Z">
        <w:r>
          <w:t>IT to s</w:t>
        </w:r>
      </w:ins>
      <w:del w:id="61" w:author="Deveney, Keith J" w:date="2022-11-03T09:37:00Z">
        <w:r w:rsidR="00B60A77" w:rsidDel="0014395D">
          <w:delText>S</w:delText>
        </w:r>
      </w:del>
      <w:proofErr w:type="gramStart"/>
      <w:r w:rsidR="00B60A77">
        <w:t>end</w:t>
      </w:r>
      <w:proofErr w:type="gramEnd"/>
      <w:r w:rsidR="00B60A77">
        <w:t xml:space="preserve"> email to the business owner of the workspace for approval providing all the information of each user (Name, TUID, email Address, Purpose of access and </w:t>
      </w:r>
      <w:del w:id="62" w:author="Deveney, Keith J" w:date="2022-11-03T09:38:00Z">
        <w:r w:rsidR="00B60A77" w:rsidDel="0014395D">
          <w:delText>Audience</w:delText>
        </w:r>
      </w:del>
      <w:ins w:id="63" w:author="Bang, Jayne" w:date="2022-11-03T09:26:00Z">
        <w:del w:id="64" w:author="Deveney, Keith J" w:date="2022-11-03T09:38:00Z">
          <w:r w:rsidR="0036220B" w:rsidDel="0014395D">
            <w:delText xml:space="preserve"> </w:delText>
          </w:r>
        </w:del>
      </w:ins>
      <w:ins w:id="65" w:author="Deveney, Keith J" w:date="2022-11-03T09:38:00Z">
        <w:r>
          <w:t>Audience</w:t>
        </w:r>
      </w:ins>
      <w:ins w:id="66" w:author="Bang, Jayne" w:date="2022-11-03T09:27:00Z">
        <w:del w:id="67" w:author="Deveney, Keith J" w:date="2022-11-03T09:37:00Z">
          <w:r w:rsidR="0036220B" w:rsidDel="0014395D">
            <w:delText>–</w:delText>
          </w:r>
        </w:del>
      </w:ins>
      <w:ins w:id="68" w:author="Bang, Jayne" w:date="2022-11-03T09:26:00Z">
        <w:del w:id="69" w:author="Deveney, Keith J" w:date="2022-11-03T09:37:00Z">
          <w:r w:rsidR="0036220B" w:rsidDel="0014395D">
            <w:delText xml:space="preserve"> does </w:delText>
          </w:r>
        </w:del>
      </w:ins>
      <w:ins w:id="70" w:author="Bang, Jayne" w:date="2022-11-03T09:27:00Z">
        <w:del w:id="71" w:author="Deveney, Keith J" w:date="2022-11-03T09:37:00Z">
          <w:r w:rsidR="0036220B" w:rsidDel="0014395D">
            <w:delText>B.I. send this emai</w:delText>
          </w:r>
        </w:del>
      </w:ins>
      <w:ins w:id="72" w:author="Deveney, Keith J" w:date="2022-11-03T09:37:00Z">
        <w:r>
          <w:t xml:space="preserve">).  </w:t>
        </w:r>
        <w:r w:rsidRPr="00E91930">
          <w:rPr>
            <w:highlight w:val="yellow"/>
            <w:rPrChange w:id="73" w:author="Deveney, Keith J" w:date="2022-11-03T09:42:00Z">
              <w:rPr/>
            </w:rPrChange>
          </w:rPr>
          <w:t>The Corporate B</w:t>
        </w:r>
      </w:ins>
      <w:ins w:id="74" w:author="Deveney, Keith J" w:date="2022-11-03T09:38:00Z">
        <w:r w:rsidRPr="00E91930">
          <w:rPr>
            <w:highlight w:val="yellow"/>
            <w:rPrChange w:id="75" w:author="Deveney, Keith J" w:date="2022-11-03T09:42:00Z">
              <w:rPr/>
            </w:rPrChange>
          </w:rPr>
          <w:t>I group should be copied on all communications.</w:t>
        </w:r>
      </w:ins>
      <w:ins w:id="76" w:author="Bang, Jayne" w:date="2022-11-03T09:27:00Z">
        <w:del w:id="77" w:author="Deveney, Keith J" w:date="2022-11-03T09:37:00Z">
          <w:r w:rsidR="0036220B" w:rsidRPr="00E91930" w:rsidDel="0014395D">
            <w:rPr>
              <w:highlight w:val="yellow"/>
              <w:rPrChange w:id="78" w:author="Deveney, Keith J" w:date="2022-11-03T09:42:00Z">
                <w:rPr/>
              </w:rPrChange>
            </w:rPr>
            <w:delText>l?</w:delText>
          </w:r>
        </w:del>
      </w:ins>
    </w:p>
    <w:p w14:paraId="08028111" w14:textId="77777777" w:rsidR="00B60A77" w:rsidRDefault="00B60A77" w:rsidP="00B60A77">
      <w:pPr>
        <w:pStyle w:val="Heading4"/>
      </w:pPr>
      <w:r>
        <w:t>If Approved</w:t>
      </w:r>
    </w:p>
    <w:p w14:paraId="631E2FFB" w14:textId="77777777" w:rsidR="00B60A77" w:rsidRDefault="00B60A77" w:rsidP="00B60A77">
      <w:pPr>
        <w:pStyle w:val="Heading5"/>
      </w:pPr>
      <w:r>
        <w:t>Add users to the appropriate group</w:t>
      </w:r>
    </w:p>
    <w:p w14:paraId="1823A2FA" w14:textId="77777777" w:rsidR="00B60A77" w:rsidRDefault="00B60A77" w:rsidP="00B60A77">
      <w:pPr>
        <w:pStyle w:val="Heading4"/>
      </w:pPr>
      <w:r>
        <w:t xml:space="preserve">If </w:t>
      </w:r>
      <w:proofErr w:type="gramStart"/>
      <w:r>
        <w:t>Not</w:t>
      </w:r>
      <w:proofErr w:type="gramEnd"/>
      <w:r>
        <w:t xml:space="preserve"> approved</w:t>
      </w:r>
    </w:p>
    <w:p w14:paraId="2A300ECA" w14:textId="77777777" w:rsidR="00B60A77" w:rsidRDefault="00B60A77" w:rsidP="00B60A77">
      <w:pPr>
        <w:pStyle w:val="Heading5"/>
      </w:pPr>
      <w:r>
        <w:t>Send email to requestor only, declining the access.</w:t>
      </w:r>
    </w:p>
    <w:sectPr w:rsidR="00B60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6" w:author="Deveney, Keith J" w:date="2022-11-03T09:38:00Z" w:initials="DKJ">
    <w:p w14:paraId="7D643C28" w14:textId="77777777" w:rsidR="0014395D" w:rsidRDefault="0014395D">
      <w:pPr>
        <w:pStyle w:val="CommentText"/>
      </w:pPr>
      <w:r>
        <w:rPr>
          <w:rStyle w:val="CommentReference"/>
        </w:rPr>
        <w:annotationRef/>
      </w:r>
      <w:r>
        <w:t>What considerations do you have in mind?</w:t>
      </w:r>
    </w:p>
  </w:comment>
  <w:comment w:id="45" w:author="Deveney, Keith J" w:date="2022-11-03T09:39:00Z" w:initials="DKJ">
    <w:p w14:paraId="0964D766" w14:textId="77777777" w:rsidR="0014395D" w:rsidRDefault="0014395D">
      <w:pPr>
        <w:pStyle w:val="CommentText"/>
      </w:pPr>
      <w:r>
        <w:rPr>
          <w:rStyle w:val="CommentReference"/>
        </w:rPr>
        <w:annotationRef/>
      </w:r>
      <w:r>
        <w:t>What would Option C include?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643C28" w15:done="0"/>
  <w15:commentEx w15:paraId="0964D76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643C28" w16cid:durableId="270F613D"/>
  <w16cid:commentId w16cid:paraId="0964D766" w16cid:durableId="270F613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835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360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 w16cid:durableId="164183644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ng, Jayne">
    <w15:presenceInfo w15:providerId="None" w15:userId="Bang, Jayne"/>
  </w15:person>
  <w15:person w15:author="Juan Maldonado">
    <w15:presenceInfo w15:providerId="AD" w15:userId="S::Juan.Maldonado@syntrixconsulting.com::471c3f80-3ad5-4425-b4e6-98716d36593d"/>
  </w15:person>
  <w15:person w15:author="Deveney, Keith J">
    <w15:presenceInfo w15:providerId="AD" w15:userId="S-1-5-21-971507931-556150721-581009308-2996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259"/>
    <w:rsid w:val="00037779"/>
    <w:rsid w:val="0014395D"/>
    <w:rsid w:val="001A16CB"/>
    <w:rsid w:val="001A5A2E"/>
    <w:rsid w:val="003279F1"/>
    <w:rsid w:val="0036220B"/>
    <w:rsid w:val="006A70A8"/>
    <w:rsid w:val="006F1259"/>
    <w:rsid w:val="00765A22"/>
    <w:rsid w:val="00785E35"/>
    <w:rsid w:val="008A3BAE"/>
    <w:rsid w:val="008E0575"/>
    <w:rsid w:val="0096095D"/>
    <w:rsid w:val="00B60A77"/>
    <w:rsid w:val="00BA1CDE"/>
    <w:rsid w:val="00C70856"/>
    <w:rsid w:val="00CC156F"/>
    <w:rsid w:val="00CC71D7"/>
    <w:rsid w:val="00D47529"/>
    <w:rsid w:val="00DE738E"/>
    <w:rsid w:val="00E91930"/>
    <w:rsid w:val="00F004DE"/>
    <w:rsid w:val="00F109D7"/>
    <w:rsid w:val="00F6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0F1D"/>
  <w15:chartTrackingRefBased/>
  <w15:docId w15:val="{009CA6C9-E163-4643-88E6-166D6C942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259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25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25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125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5E35"/>
    <w:pPr>
      <w:keepNext/>
      <w:keepLines/>
      <w:numPr>
        <w:ilvl w:val="4"/>
        <w:numId w:val="1"/>
      </w:numPr>
      <w:spacing w:before="40" w:after="0"/>
      <w:ind w:left="288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85E3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85E3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7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7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2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25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125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125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5E3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85E3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785E3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22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20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1439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39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39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39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395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004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40966-5647-4FA9-9E9B-80D7F84AD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735</Words>
  <Characters>3294</Characters>
  <Application>Microsoft Office Word</Application>
  <DocSecurity>0</DocSecurity>
  <Lines>91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Temple University Health System</Company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Deveney, Keith J</dc:creator>
  <cp:keywords/>
  <dc:description/>
  <cp:lastModifiedBy>Juan Maldonado</cp:lastModifiedBy>
  <cp:revision>16</cp:revision>
  <dcterms:created xsi:type="dcterms:W3CDTF">2022-11-03T13:44:00Z</dcterms:created>
  <dcterms:modified xsi:type="dcterms:W3CDTF">2025-12-25T16:56:00Z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e367f0a1-6abe-4f99-a7d4-b9482f87e171</vt:lpwstr>
  </property>
</Properties>
</file>